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0dauhka8t3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ALUMINIUM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color w:val="ee0000"/>
          <w:u w:val="single"/>
        </w:rPr>
      </w:pPr>
      <w:r w:rsidDel="00000000" w:rsidR="00000000" w:rsidRPr="00000000">
        <w:rPr>
          <w:b w:val="1"/>
          <w:bCs w:val="1"/>
          <w:color w:val="ee0000"/>
          <w:u w:val="single"/>
          <w:rtl w:val="0"/>
        </w:rPr>
        <w:t xml:space="preserve">ALUMINIUM PRODUCT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Aluminium Flat Bar Gratings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Aluminium flat bar gratings are a </w:t>
      </w:r>
      <w:r w:rsidDel="00000000" w:rsidR="00000000" w:rsidRPr="00000000">
        <w:rPr>
          <w:b w:val="1"/>
          <w:bCs w:val="1"/>
          <w:rtl w:val="0"/>
        </w:rPr>
        <w:t xml:space="preserve">proven and traditional grating solution</w:t>
      </w:r>
      <w:r w:rsidDel="00000000" w:rsidR="00000000" w:rsidRPr="00000000">
        <w:rPr>
          <w:rtl w:val="0"/>
        </w:rPr>
        <w:t xml:space="preserve">, engineered for strength, durability, and lightweight performance. These gratings can be manufactured in multiple configurations, including </w:t>
      </w:r>
      <w:r w:rsidDel="00000000" w:rsidR="00000000" w:rsidRPr="00000000">
        <w:rPr>
          <w:b w:val="1"/>
          <w:bCs w:val="1"/>
          <w:rtl w:val="0"/>
        </w:rPr>
        <w:t xml:space="preserve">flat load bars combined with flat or round cross bars</w:t>
      </w:r>
      <w:r w:rsidDel="00000000" w:rsidR="00000000" w:rsidRPr="00000000">
        <w:rPr>
          <w:rtl w:val="0"/>
        </w:rPr>
        <w:t xml:space="preserve">, and a wide range of mesh sizes to suit different structural and architectural requirements.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grating is </w:t>
      </w:r>
      <w:r w:rsidDel="00000000" w:rsidR="00000000" w:rsidRPr="00000000">
        <w:rPr>
          <w:b w:val="1"/>
          <w:bCs w:val="1"/>
          <w:rtl w:val="0"/>
        </w:rPr>
        <w:t xml:space="preserve">custom-designed and fabricated</w:t>
      </w:r>
      <w:r w:rsidDel="00000000" w:rsidR="00000000" w:rsidRPr="00000000">
        <w:rPr>
          <w:rtl w:val="0"/>
        </w:rPr>
        <w:t xml:space="preserve"> to meet our customers’ specific load, span, and application needs.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https://www.hygrating.com/wp-content/uploads/2025/02/3abf66cfaefc67ac0d438e9b42ff942e-1024x666-1.jpg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https://www.hygrating.com/wp-content/uploads/2025/02/Serrated-bar-grating-4-2048x2048.jpg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https://www.hygrating.com/wp-content/uploads/2025/02/Serrated-bar-grating-3-2048x2048.jpg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https://www.hygrating.com/wp-content/uploads/2025/02/Serrated-bar-grating-2-2048x2048.jpg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 Finish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Aluminium Mill Finish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Pickled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Anodised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Powder Coated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 Grades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 AW 6060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 AW 6063 T6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EN AW 6082 T6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Flat Type</w:t>
      </w:r>
    </w:p>
    <w:p w:rsidR="00000000" w:rsidDel="00000000" w:rsidP="00000000" w:rsidRDefault="00000000" w:rsidRPr="00000000" w14:paraId="00000019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Plain</w:t>
      </w:r>
    </w:p>
    <w:p w:rsidR="00000000" w:rsidDel="00000000" w:rsidP="00000000" w:rsidRDefault="00000000" w:rsidRPr="00000000" w14:paraId="0000001A">
      <w:pPr>
        <w:numPr>
          <w:ilvl w:val="0"/>
          <w:numId w:val="2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Mechanically Serrated (Anti-Slip)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Load Bar (Bearing Bar)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Height:</w:t>
      </w:r>
      <w:r w:rsidDel="00000000" w:rsidR="00000000" w:rsidRPr="00000000">
        <w:rPr>
          <w:rtl w:val="0"/>
        </w:rPr>
        <w:t xml:space="preserve"> 20 mm to 50 mm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Thickness:</w:t>
      </w:r>
      <w:r w:rsidDel="00000000" w:rsidR="00000000" w:rsidRPr="00000000">
        <w:rPr>
          <w:rtl w:val="0"/>
        </w:rPr>
        <w:t xml:space="preserve"> 2 mm to 6 mm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 Bar (Traverse Bar)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10 × 3 mm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12 × 3 mm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Mesh Sizes (Pitch)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30 × 50 mm, 30 × 100 mm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40 × 50 mm, 40 × 100 mm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13.5 × 100 mm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17.5 × 50 mm, 17.5 × 100 mm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35 × 50 mm, 35 × 100 mm</w:t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Applications</w:t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Industrial walkways and platforms</w:t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Trenches and drainage covers</w:t>
      </w:r>
    </w:p>
    <w:p w:rsidR="00000000" w:rsidDel="00000000" w:rsidP="00000000" w:rsidRDefault="00000000" w:rsidRPr="00000000" w14:paraId="0000002B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Stair treads and catwalks</w:t>
      </w:r>
    </w:p>
    <w:p w:rsidR="00000000" w:rsidDel="00000000" w:rsidP="00000000" w:rsidRDefault="00000000" w:rsidRPr="00000000" w14:paraId="0000002C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Fencing and safety barriers</w:t>
      </w:r>
    </w:p>
    <w:p w:rsidR="00000000" w:rsidDel="00000000" w:rsidP="00000000" w:rsidRDefault="00000000" w:rsidRPr="00000000" w14:paraId="0000002D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Building facades and architectural screens</w:t>
      </w:r>
    </w:p>
    <w:p w:rsidR="00000000" w:rsidDel="00000000" w:rsidP="00000000" w:rsidRDefault="00000000" w:rsidRPr="00000000" w14:paraId="0000002E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Pontoons and marine structures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Window sunshades</w:t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Air-conditioning grills and louvers</w:t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Advantages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Lightweight yet high load-bearing capacity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Excellent corrosion resistance</w:t>
      </w:r>
      <w:r w:rsidDel="00000000" w:rsidR="00000000" w:rsidRPr="00000000">
        <w:rPr>
          <w:rtl w:val="0"/>
        </w:rPr>
        <w:t xml:space="preserve">, ideal for coastal and industrial environments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maintenance and long service life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Easy handling and installation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Attractive architectural appearance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Customizable sizes, finishes, and load ratings</w:t>
      </w:r>
    </w:p>
    <w:p w:rsidR="00000000" w:rsidDel="00000000" w:rsidP="00000000" w:rsidRDefault="00000000" w:rsidRPr="00000000" w14:paraId="00000039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0"/>
        </w:numPr>
        <w:spacing w:after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lineRule="auto"/>
        <w:rPr>
          <w:ins w:author="Aarif Kathar batcha" w:id="0" w:date="2026-02-07T09:36:48Z"/>
        </w:rPr>
      </w:pPr>
      <w:r w:rsidDel="00000000" w:rsidR="00000000" w:rsidRPr="00000000">
        <w:rPr/>
        <w:drawing>
          <wp:inline distB="114300" distT="114300" distL="114300" distR="114300">
            <wp:extent cx="5943600" cy="45720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ins w:author="Aarif Kathar batcha" w:id="0" w:date="2026-02-07T09:36:48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3D">
      <w:pPr>
        <w:numPr>
          <w:ilvl w:val="0"/>
          <w:numId w:val="30"/>
        </w:numPr>
        <w:spacing w:after="240" w:lineRule="auto"/>
        <w:ind w:left="720" w:hanging="360"/>
      </w:pPr>
      <w:ins w:author="Aarif Kathar batcha" w:id="0" w:date="2026-02-07T09:36:48Z">
        <w:r w:rsidDel="00000000" w:rsidR="00000000" w:rsidRPr="00000000">
          <w:rPr>
            <w:rtl w:val="0"/>
          </w:rPr>
          <w:t xml:space="preserve">ALUMINUM SERRATED GRATING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5720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ALUMINIUM FACADE CATWALK</w:t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5720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Rule="auto"/>
        <w:rPr/>
      </w:pPr>
      <w:r w:rsidDel="00000000" w:rsidR="00000000" w:rsidRPr="00000000">
        <w:rPr>
          <w:rtl w:val="0"/>
        </w:rPr>
        <w:t xml:space="preserve">ALUMINUM PLAIN GRATING</w:t>
      </w:r>
    </w:p>
    <w:p w:rsidR="00000000" w:rsidDel="00000000" w:rsidP="00000000" w:rsidRDefault="00000000" w:rsidRPr="00000000" w14:paraId="00000042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5720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ALUMINUM HEELPROOF GRATING</w:t>
      </w:r>
    </w:p>
    <w:p w:rsidR="00000000" w:rsidDel="00000000" w:rsidP="00000000" w:rsidRDefault="00000000" w:rsidRPr="00000000" w14:paraId="0000004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lineRule="auto"/>
        <w:ind w:left="720" w:firstLine="0"/>
        <w:rPr/>
        <w:sectPr>
          <w:headerReference r:id="rId1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91r7pheiz0p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Aluminum Swaged Gratings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color w:val="ee0000"/>
          <w:highlight w:val="yellow"/>
        </w:rPr>
      </w:pPr>
      <w:r w:rsidDel="00000000" w:rsidR="00000000" w:rsidRPr="00000000">
        <w:rPr>
          <w:b w:val="1"/>
          <w:bCs w:val="1"/>
          <w:color w:val="ee0000"/>
          <w:highlight w:val="yellow"/>
          <w:rtl w:val="0"/>
        </w:rPr>
        <w:t xml:space="preserve">Aluminum Swaged Gratings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Aluminum Swaged Gratings are </w:t>
      </w:r>
      <w:r w:rsidDel="00000000" w:rsidR="00000000" w:rsidRPr="00000000">
        <w:rPr>
          <w:b w:val="1"/>
          <w:bCs w:val="1"/>
          <w:rtl w:val="0"/>
        </w:rPr>
        <w:t xml:space="preserve">manufactured without welding</w:t>
      </w:r>
      <w:r w:rsidDel="00000000" w:rsidR="00000000" w:rsidRPr="00000000">
        <w:rPr>
          <w:rtl w:val="0"/>
        </w:rPr>
        <w:t xml:space="preserve"> between the load bars and cross bars. Instead, the cross bars are </w:t>
      </w:r>
      <w:r w:rsidDel="00000000" w:rsidR="00000000" w:rsidRPr="00000000">
        <w:rPr>
          <w:b w:val="1"/>
          <w:bCs w:val="1"/>
          <w:rtl w:val="0"/>
        </w:rPr>
        <w:t xml:space="preserve">hydraulically swaged under high pressure</w:t>
      </w:r>
      <w:r w:rsidDel="00000000" w:rsidR="00000000" w:rsidRPr="00000000">
        <w:rPr>
          <w:rtl w:val="0"/>
        </w:rPr>
        <w:t xml:space="preserve"> into pre-punched load bars, creating a </w:t>
      </w:r>
      <w:r w:rsidDel="00000000" w:rsidR="00000000" w:rsidRPr="00000000">
        <w:rPr>
          <w:b w:val="1"/>
          <w:bCs w:val="1"/>
          <w:rtl w:val="0"/>
        </w:rPr>
        <w:t xml:space="preserve">permanent mechanical bond</w:t>
      </w:r>
      <w:r w:rsidDel="00000000" w:rsidR="00000000" w:rsidRPr="00000000">
        <w:rPr>
          <w:rtl w:val="0"/>
        </w:rPr>
        <w:t xml:space="preserve">.</w:t>
        <w:br w:type="textWrapping"/>
        <w:t xml:space="preserve"> This advanced swaging process ensures </w:t>
      </w:r>
      <w:r w:rsidDel="00000000" w:rsidR="00000000" w:rsidRPr="00000000">
        <w:rPr>
          <w:b w:val="1"/>
          <w:bCs w:val="1"/>
          <w:rtl w:val="0"/>
        </w:rPr>
        <w:t xml:space="preserve">exceptional structural integrity, uniform appearance, and long-term durability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Aluminum swaged gratings are supplied in </w:t>
      </w:r>
      <w:r w:rsidDel="00000000" w:rsidR="00000000" w:rsidRPr="00000000">
        <w:rPr>
          <w:b w:val="1"/>
          <w:bCs w:val="1"/>
          <w:rtl w:val="0"/>
        </w:rPr>
        <w:t xml:space="preserve">standard panels</w:t>
      </w:r>
      <w:r w:rsidDel="00000000" w:rsidR="00000000" w:rsidRPr="00000000">
        <w:rPr>
          <w:rtl w:val="0"/>
        </w:rPr>
        <w:t xml:space="preserve"> as well as </w:t>
      </w:r>
      <w:r w:rsidDel="00000000" w:rsidR="00000000" w:rsidRPr="00000000">
        <w:rPr>
          <w:b w:val="1"/>
          <w:bCs w:val="1"/>
          <w:rtl w:val="0"/>
        </w:rPr>
        <w:t xml:space="preserve">tailor-made sizes</w:t>
      </w:r>
      <w:r w:rsidDel="00000000" w:rsidR="00000000" w:rsidRPr="00000000">
        <w:rPr>
          <w:rtl w:val="0"/>
        </w:rPr>
        <w:t xml:space="preserve">, precisely engineered to meet project-specific load and span requirements.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color w:val="1155cc"/>
          <w:u w:val="singl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https://www.hygrating.com/wp-content/uploads/2025/02/1-20112Q40450-1.jpg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color w:val="1155cc"/>
          <w:u w:val="singl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https://www.hygrating.com/wp-content/uploads/2025/02/1-1.gif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color w:val="1155cc"/>
          <w:u w:val="singl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https://www.hygrating.com/wp-content/uploads/2025/02/1-20112Q40450-1.jpg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color w:val="1155cc"/>
          <w:u w:val="singl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https://www.hygrating.com/wp-content/uploads/2025/02/7f7b7a295052b5f825933ebbee6f2da6-1024x768-1.jpg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color w:val="1155cc"/>
          <w:u w:val="singl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https://www.hygrating.com/wp-content/uploads/2025/02/7f7b7a295052b5f825933ebbee6f2da6-1024x768-1.jpg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color w:val="1155cc"/>
          <w:u w:val="singl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https://www.hygrating.com/wp-content/uploads/2025/02/02d225b23b90cd41a5e49b4205d54226-2-1.jpg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Panel Sizes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6000 × 1000 mm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3000 × 1000 mm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panel sizes available on request.</w:t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 Finish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Aluminium Mill Finish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Pickled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Anodised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Powder Coated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 Grades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 AW 6060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 AW 6063 T6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EN AW 6082 T6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Flat Type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Plain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Mechanically Serrated (Anti-Slip)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Load Bar (Bearing Bar)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Height:</w:t>
      </w:r>
      <w:r w:rsidDel="00000000" w:rsidR="00000000" w:rsidRPr="00000000">
        <w:rPr>
          <w:rtl w:val="0"/>
        </w:rPr>
        <w:t xml:space="preserve"> 20 mm to 50 mm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Thickness:</w:t>
      </w:r>
      <w:r w:rsidDel="00000000" w:rsidR="00000000" w:rsidRPr="00000000">
        <w:rPr>
          <w:rtl w:val="0"/>
        </w:rPr>
        <w:t xml:space="preserve"> 2 mm to 6 mm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 Bar (Traverse Bar)</w:t>
      </w:r>
    </w:p>
    <w:p w:rsidR="00000000" w:rsidDel="00000000" w:rsidP="00000000" w:rsidRDefault="00000000" w:rsidRPr="00000000" w14:paraId="00000069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10 × 3 mm</w:t>
      </w:r>
    </w:p>
    <w:p w:rsidR="00000000" w:rsidDel="00000000" w:rsidP="00000000" w:rsidRDefault="00000000" w:rsidRPr="00000000" w14:paraId="0000006A">
      <w:pPr>
        <w:numPr>
          <w:ilvl w:val="0"/>
          <w:numId w:val="3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12 × 3 mm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Mesh Sizes (Pitch)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30 × 50 mm, 30 × 100 mm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40 × 50 mm, 40 × 100 mm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13.5 × 100 mm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17.5 × 50 mm, 17.5 × 100 mm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35 × 50 mm, 35 × 100 mm</w:t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Applications</w:t>
      </w:r>
    </w:p>
    <w:p w:rsidR="00000000" w:rsidDel="00000000" w:rsidP="00000000" w:rsidRDefault="00000000" w:rsidRPr="00000000" w14:paraId="00000073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Industrial walkways and platforms</w:t>
      </w:r>
    </w:p>
    <w:p w:rsidR="00000000" w:rsidDel="00000000" w:rsidP="00000000" w:rsidRDefault="00000000" w:rsidRPr="00000000" w14:paraId="00000074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Trenches and drainage covers</w:t>
      </w:r>
    </w:p>
    <w:p w:rsidR="00000000" w:rsidDel="00000000" w:rsidP="00000000" w:rsidRDefault="00000000" w:rsidRPr="00000000" w14:paraId="00000075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Stair treads and catwalks</w:t>
      </w:r>
    </w:p>
    <w:p w:rsidR="00000000" w:rsidDel="00000000" w:rsidP="00000000" w:rsidRDefault="00000000" w:rsidRPr="00000000" w14:paraId="00000076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Fencing and safety barriers</w:t>
      </w:r>
    </w:p>
    <w:p w:rsidR="00000000" w:rsidDel="00000000" w:rsidP="00000000" w:rsidRDefault="00000000" w:rsidRPr="00000000" w14:paraId="00000077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Building facades and architectural screens</w:t>
      </w:r>
    </w:p>
    <w:p w:rsidR="00000000" w:rsidDel="00000000" w:rsidP="00000000" w:rsidRDefault="00000000" w:rsidRPr="00000000" w14:paraId="00000078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Pontoons and marine structures</w:t>
      </w:r>
    </w:p>
    <w:p w:rsidR="00000000" w:rsidDel="00000000" w:rsidP="00000000" w:rsidRDefault="00000000" w:rsidRPr="00000000" w14:paraId="00000079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Window sunshades and louvers</w:t>
      </w:r>
    </w:p>
    <w:p w:rsidR="00000000" w:rsidDel="00000000" w:rsidP="00000000" w:rsidRDefault="00000000" w:rsidRPr="00000000" w14:paraId="0000007A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Air-conditioning grills</w:t>
      </w:r>
    </w:p>
    <w:p w:rsidR="00000000" w:rsidDel="00000000" w:rsidP="00000000" w:rsidRDefault="00000000" w:rsidRPr="00000000" w14:paraId="0000007B">
      <w:pPr>
        <w:numPr>
          <w:ilvl w:val="0"/>
          <w:numId w:val="3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Curtain wall systems</w:t>
      </w:r>
    </w:p>
    <w:p w:rsidR="00000000" w:rsidDel="00000000" w:rsidP="00000000" w:rsidRDefault="00000000" w:rsidRPr="00000000" w14:paraId="0000007C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Advantages</w:t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welding</w:t>
      </w:r>
      <w:r w:rsidDel="00000000" w:rsidR="00000000" w:rsidRPr="00000000">
        <w:rPr>
          <w:rtl w:val="0"/>
        </w:rPr>
        <w:t xml:space="preserve"> – eliminates heat-affected zones and weld failures</w:t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strength-to-weight ratio</w:t>
      </w:r>
    </w:p>
    <w:p w:rsidR="00000000" w:rsidDel="00000000" w:rsidP="00000000" w:rsidRDefault="00000000" w:rsidRPr="00000000" w14:paraId="00000080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Excellent corrosion resistance</w:t>
      </w:r>
      <w:r w:rsidDel="00000000" w:rsidR="00000000" w:rsidRPr="00000000">
        <w:rPr>
          <w:rtl w:val="0"/>
        </w:rPr>
        <w:t xml:space="preserve">, ideal for coastal and chemical environments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Uniform load distribution and superior rigidity</w:t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Clean, precise appearance</w:t>
      </w:r>
      <w:r w:rsidDel="00000000" w:rsidR="00000000" w:rsidRPr="00000000">
        <w:rPr>
          <w:rtl w:val="0"/>
        </w:rPr>
        <w:t xml:space="preserve"> for architectural applications</w:t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maintenance and long service life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Easy installation and handling</w:t>
      </w:r>
    </w:p>
    <w:p w:rsidR="00000000" w:rsidDel="00000000" w:rsidP="00000000" w:rsidRDefault="00000000" w:rsidRPr="00000000" w14:paraId="00000085">
      <w:pPr>
        <w:rPr/>
        <w:sectPr>
          <w:headerReference r:id="rId2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tk2prs4ypar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 &amp; I Bar Gratings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T &amp; I Bar Gratings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 &amp; I Bar Gratings</w:t>
      </w:r>
      <w:r w:rsidDel="00000000" w:rsidR="00000000" w:rsidRPr="00000000">
        <w:rPr>
          <w:rtl w:val="0"/>
        </w:rPr>
        <w:t xml:space="preserve"> are manufactured using </w:t>
      </w:r>
      <w:r w:rsidDel="00000000" w:rsidR="00000000" w:rsidRPr="00000000">
        <w:rPr>
          <w:b w:val="1"/>
          <w:bCs w:val="1"/>
          <w:rtl w:val="0"/>
        </w:rPr>
        <w:t xml:space="preserve">extruded aluminium bearing bars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T-shaped and I-shaped profiles</w:t>
      </w:r>
      <w:r w:rsidDel="00000000" w:rsidR="00000000" w:rsidRPr="00000000">
        <w:rPr>
          <w:rtl w:val="0"/>
        </w:rPr>
        <w:t xml:space="preserve">, offering superior strength, rigidity, and a high strength-to-weight ratio.</w:t>
        <w:br w:type="textWrapping"/>
        <w:t xml:space="preserve"> In this grating system, the </w:t>
      </w:r>
      <w:r w:rsidDel="00000000" w:rsidR="00000000" w:rsidRPr="00000000">
        <w:rPr>
          <w:b w:val="1"/>
          <w:bCs w:val="1"/>
          <w:rtl w:val="0"/>
        </w:rPr>
        <w:t xml:space="preserve">cross bars pass through the center of the load bars</w:t>
      </w:r>
      <w:r w:rsidDel="00000000" w:rsidR="00000000" w:rsidRPr="00000000">
        <w:rPr>
          <w:rtl w:val="0"/>
        </w:rPr>
        <w:t xml:space="preserve">, forming a strong interlocked structure without welding, ensuring long-term durability and dimensional accuracy.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gratings are ideal for </w:t>
      </w:r>
      <w:r w:rsidDel="00000000" w:rsidR="00000000" w:rsidRPr="00000000">
        <w:rPr>
          <w:b w:val="1"/>
          <w:bCs w:val="1"/>
          <w:rtl w:val="0"/>
        </w:rPr>
        <w:t xml:space="preserve">industrial, marine, and architectural applications</w:t>
      </w:r>
      <w:r w:rsidDel="00000000" w:rsidR="00000000" w:rsidRPr="00000000">
        <w:rPr>
          <w:rtl w:val="0"/>
        </w:rPr>
        <w:t xml:space="preserve">, where lightweight, corrosion resistance, and clean appearance are essential.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color w:val="1155cc"/>
          <w:u w:val="single"/>
        </w:rPr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https://www.hygrating.com/wp-content/uploads/2025/02/215f883be1321b5e83e0a5bebe1ad003-3-1024x768-1-1.jpg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color w:val="1155cc"/>
          <w:u w:val="single"/>
        </w:rPr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https://www.hygrating.com/wp-content/uploads/2025/02/2-1.gif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color w:val="1155cc"/>
          <w:u w:val="single"/>
        </w:rPr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https://www.hygrating.com/wp-content/uploads/2025/02/6d8923e7f540851d98b924cc7ebd093e-1024x768-1.jpg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color w:val="1155cc"/>
          <w:u w:val="single"/>
        </w:rPr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https://www.hygrating.com/wp-content/uploads/2025/02/215f883be1321b5e83e0a5bebe1ad003-3-1024x768-1-1.jpg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 Bar Grating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color w:val="1155cc"/>
          <w:u w:val="single"/>
        </w:rPr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https://www.hygrating.com/wp-content/uploads/2025/02/10de47980e99217b94dfc22bdd9a37a3-1024x768-1.jpg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color w:val="1155cc"/>
          <w:u w:val="single"/>
        </w:rPr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https://www.hygrating.com/wp-content/uploads/2025/02/10de47980e99217b94dfc22bdd9a37a3-1024x768-1.jpg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color w:val="1155cc"/>
          <w:u w:val="single"/>
        </w:rPr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https://www.hygrating.com/wp-content/uploads/2025/02/t-bar-aluminum-grating-1024x768-1.webp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color w:val="1155cc"/>
          <w:u w:val="single"/>
        </w:rPr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https://www.hygrating.com/wp-content/uploads/2025/02/8ea521092917ee8465c2e3977a91df8e-1024x768-1-1.jpg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 Finish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Aluminium Mill Finish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Pickled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Anodised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Powder Coated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 Grades</w:t>
      </w:r>
    </w:p>
    <w:p w:rsidR="00000000" w:rsidDel="00000000" w:rsidP="00000000" w:rsidRDefault="00000000" w:rsidRPr="00000000" w14:paraId="0000009D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 AW 6060</w:t>
      </w:r>
    </w:p>
    <w:p w:rsidR="00000000" w:rsidDel="00000000" w:rsidP="00000000" w:rsidRDefault="00000000" w:rsidRPr="00000000" w14:paraId="0000009E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 AW 6063 T6</w:t>
      </w:r>
    </w:p>
    <w:p w:rsidR="00000000" w:rsidDel="00000000" w:rsidP="00000000" w:rsidRDefault="00000000" w:rsidRPr="00000000" w14:paraId="0000009F">
      <w:pPr>
        <w:numPr>
          <w:ilvl w:val="0"/>
          <w:numId w:val="2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EN AW 6082 T6</w:t>
      </w:r>
    </w:p>
    <w:p w:rsidR="00000000" w:rsidDel="00000000" w:rsidP="00000000" w:rsidRDefault="00000000" w:rsidRPr="00000000" w14:paraId="000000A0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Bearing Bar Type (Load Bar)</w:t>
      </w:r>
    </w:p>
    <w:p w:rsidR="00000000" w:rsidDel="00000000" w:rsidP="00000000" w:rsidRDefault="00000000" w:rsidRPr="00000000" w14:paraId="000000A2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Extruded </w:t>
      </w:r>
      <w:r w:rsidDel="00000000" w:rsidR="00000000" w:rsidRPr="00000000">
        <w:rPr>
          <w:b w:val="1"/>
          <w:bCs w:val="1"/>
          <w:rtl w:val="0"/>
        </w:rPr>
        <w:t xml:space="preserve">T Bar</w:t>
      </w:r>
    </w:p>
    <w:p w:rsidR="00000000" w:rsidDel="00000000" w:rsidP="00000000" w:rsidRDefault="00000000" w:rsidRPr="00000000" w14:paraId="000000A3">
      <w:pPr>
        <w:numPr>
          <w:ilvl w:val="0"/>
          <w:numId w:val="3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Extruded </w:t>
      </w:r>
      <w:r w:rsidDel="00000000" w:rsidR="00000000" w:rsidRPr="00000000">
        <w:rPr>
          <w:b w:val="1"/>
          <w:bCs w:val="1"/>
          <w:rtl w:val="0"/>
        </w:rPr>
        <w:t xml:space="preserve">I Bar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Bearing Bar Size</w:t>
      </w:r>
    </w:p>
    <w:p w:rsidR="00000000" w:rsidDel="00000000" w:rsidP="00000000" w:rsidRDefault="00000000" w:rsidRPr="00000000" w14:paraId="000000A5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Height:</w:t>
      </w:r>
      <w:r w:rsidDel="00000000" w:rsidR="00000000" w:rsidRPr="00000000">
        <w:rPr>
          <w:rtl w:val="0"/>
        </w:rPr>
        <w:t xml:space="preserve"> 20 mm to 50 mm</w:t>
      </w:r>
    </w:p>
    <w:p w:rsidR="00000000" w:rsidDel="00000000" w:rsidP="00000000" w:rsidRDefault="00000000" w:rsidRPr="00000000" w14:paraId="000000A6">
      <w:pPr>
        <w:numPr>
          <w:ilvl w:val="0"/>
          <w:numId w:val="3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Thickness:</w:t>
      </w:r>
      <w:r w:rsidDel="00000000" w:rsidR="00000000" w:rsidRPr="00000000">
        <w:rPr>
          <w:rtl w:val="0"/>
        </w:rPr>
        <w:t xml:space="preserve"> As per extrusion profile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 Bar (Traverse Bar)</w:t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Flat aluminium bar</w:t>
      </w:r>
    </w:p>
    <w:p w:rsidR="00000000" w:rsidDel="00000000" w:rsidP="00000000" w:rsidRDefault="00000000" w:rsidRPr="00000000" w14:paraId="000000A9">
      <w:pPr>
        <w:numPr>
          <w:ilvl w:val="0"/>
          <w:numId w:val="2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Sizes: 10 × 3 mm / 12 × 3 mm</w:t>
      </w:r>
    </w:p>
    <w:p w:rsidR="00000000" w:rsidDel="00000000" w:rsidP="00000000" w:rsidRDefault="00000000" w:rsidRPr="00000000" w14:paraId="000000A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Mesh Sizes (Pitch)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30 × 50 mm, 30 × 100 mm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40 × 50 mm, 40 × 100 mm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13.5 × 100 mm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17.5 × 50 mm, 17.5 × 100 mm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35 × 50 mm, 35 × 100 mm</w:t>
      </w:r>
    </w:p>
    <w:p w:rsidR="00000000" w:rsidDel="00000000" w:rsidP="00000000" w:rsidRDefault="00000000" w:rsidRPr="00000000" w14:paraId="000000B1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Panel Sizes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6000 × 1000 mm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3000 × 1000 mm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panel sizes and cut-to-shape gratings available on request.</w:t>
      </w:r>
    </w:p>
    <w:p w:rsidR="00000000" w:rsidDel="00000000" w:rsidP="00000000" w:rsidRDefault="00000000" w:rsidRPr="00000000" w14:paraId="000000B6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Applications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Industrial platforms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Walkways and catwalks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Trenches and drainage covers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Stair treads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Wall partitions and safety screens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Architectural facades and sunshades</w:t>
      </w:r>
    </w:p>
    <w:p w:rsidR="00000000" w:rsidDel="00000000" w:rsidP="00000000" w:rsidRDefault="00000000" w:rsidRPr="00000000" w14:paraId="000000BE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Advantages</w:t>
      </w:r>
    </w:p>
    <w:p w:rsidR="00000000" w:rsidDel="00000000" w:rsidP="00000000" w:rsidRDefault="00000000" w:rsidRPr="00000000" w14:paraId="000000C0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High load capacity with reduced material weight</w:t>
      </w:r>
    </w:p>
    <w:p w:rsidR="00000000" w:rsidDel="00000000" w:rsidP="00000000" w:rsidRDefault="00000000" w:rsidRPr="00000000" w14:paraId="000000C1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Excellent corrosion resistance for harsh environments</w:t>
      </w:r>
    </w:p>
    <w:p w:rsidR="00000000" w:rsidDel="00000000" w:rsidP="00000000" w:rsidRDefault="00000000" w:rsidRPr="00000000" w14:paraId="000000C2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Uniform load distribution</w:t>
      </w:r>
    </w:p>
    <w:p w:rsidR="00000000" w:rsidDel="00000000" w:rsidP="00000000" w:rsidRDefault="00000000" w:rsidRPr="00000000" w14:paraId="000000C3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Clean, modern architectural appearance</w:t>
      </w:r>
    </w:p>
    <w:p w:rsidR="00000000" w:rsidDel="00000000" w:rsidP="00000000" w:rsidRDefault="00000000" w:rsidRPr="00000000" w14:paraId="000000C4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Easy installation and low maintenance</w:t>
      </w:r>
    </w:p>
    <w:p w:rsidR="00000000" w:rsidDel="00000000" w:rsidP="00000000" w:rsidRDefault="00000000" w:rsidRPr="00000000" w14:paraId="000000C5">
      <w:pPr>
        <w:numPr>
          <w:ilvl w:val="0"/>
          <w:numId w:val="2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Fully compatible with </w:t>
      </w:r>
      <w:r w:rsidDel="00000000" w:rsidR="00000000" w:rsidRPr="00000000">
        <w:rPr>
          <w:b w:val="1"/>
          <w:bCs w:val="1"/>
          <w:rtl w:val="0"/>
        </w:rPr>
        <w:t xml:space="preserve">Flat Bar and Swaged Aluminium Grating series</w:t>
      </w:r>
    </w:p>
    <w:p w:rsidR="00000000" w:rsidDel="00000000" w:rsidP="00000000" w:rsidRDefault="00000000" w:rsidRPr="00000000" w14:paraId="000000C6">
      <w:pPr>
        <w:rPr/>
        <w:sectPr>
          <w:headerReference r:id="rId3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ulke3y7xr01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Aluminium Handrailes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https://simplifiedbuilding.co.uk/media/wysiwyg/uk/SBC/kee_lite/kee-light-handrails.jpg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ins w:author="Aarif Kathar batcha" w:id="1" w:date="2026-02-07T09:33:09Z"/>
        </w:rPr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https://keesystems.com/wp-content/uploads/Aluminium-Railing-with-Kee-Lite-Fittings.jpg</w:t>
        </w:r>
      </w:hyperlink>
      <w:ins w:author="Aarif Kathar batcha" w:id="1" w:date="2026-02-07T09:33:09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commentRangeStart w:id="0"/>
      <w:r w:rsidDel="00000000" w:rsidR="00000000" w:rsidRPr="00000000">
        <w:rPr/>
        <w:drawing>
          <wp:inline distB="114300" distT="114300" distL="114300" distR="114300">
            <wp:extent cx="5943600" cy="45720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psfbjn1u7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Industrial Safety Systems That Set the Standard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and manufacture </w:t>
      </w:r>
      <w:r w:rsidDel="00000000" w:rsidR="00000000" w:rsidRPr="00000000">
        <w:rPr>
          <w:b w:val="1"/>
          <w:bCs w:val="1"/>
          <w:rtl w:val="0"/>
        </w:rPr>
        <w:t xml:space="preserve">high-performance aluminum handrail systems</w:t>
      </w:r>
      <w:r w:rsidDel="00000000" w:rsidR="00000000" w:rsidRPr="00000000">
        <w:rPr>
          <w:rtl w:val="0"/>
        </w:rPr>
        <w:t xml:space="preserve"> for industrial and infrastructure projects where </w:t>
      </w:r>
      <w:r w:rsidDel="00000000" w:rsidR="00000000" w:rsidRPr="00000000">
        <w:rPr>
          <w:b w:val="1"/>
          <w:bCs w:val="1"/>
          <w:rtl w:val="0"/>
        </w:rPr>
        <w:t xml:space="preserve">safety is non-negotiable</w:t>
      </w:r>
      <w:r w:rsidDel="00000000" w:rsidR="00000000" w:rsidRPr="00000000">
        <w:rPr>
          <w:rtl w:val="0"/>
        </w:rPr>
        <w:t xml:space="preserve">. Engineered for extreme and corrosive environments, our systems deliver </w:t>
      </w:r>
      <w:r w:rsidDel="00000000" w:rsidR="00000000" w:rsidRPr="00000000">
        <w:rPr>
          <w:b w:val="1"/>
          <w:bCs w:val="1"/>
          <w:rtl w:val="0"/>
        </w:rPr>
        <w:t xml:space="preserve">long service life, minimal maintenance, and reduced lifecycle cost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your project demands </w:t>
      </w:r>
      <w:r w:rsidDel="00000000" w:rsidR="00000000" w:rsidRPr="00000000">
        <w:rPr>
          <w:b w:val="1"/>
          <w:bCs w:val="1"/>
          <w:rtl w:val="0"/>
        </w:rPr>
        <w:t xml:space="preserve">proven quality, fast execution, and zero compromise</w:t>
      </w:r>
      <w:r w:rsidDel="00000000" w:rsidR="00000000" w:rsidRPr="00000000">
        <w:rPr>
          <w:rtl w:val="0"/>
        </w:rPr>
        <w:t xml:space="preserve">, we deliver.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0f3uwu0v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Premium Aluminum Handrail Systems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aluminum handrail systems combine </w:t>
      </w:r>
      <w:r w:rsidDel="00000000" w:rsidR="00000000" w:rsidRPr="00000000">
        <w:rPr>
          <w:b w:val="1"/>
          <w:bCs w:val="1"/>
          <w:rtl w:val="0"/>
        </w:rPr>
        <w:t xml:space="preserve">exceptional structural strength with lightweight design</w:t>
      </w:r>
      <w:r w:rsidDel="00000000" w:rsidR="00000000" w:rsidRPr="00000000">
        <w:rPr>
          <w:rtl w:val="0"/>
        </w:rPr>
        <w:t xml:space="preserve">, enabling </w:t>
      </w:r>
      <w:r w:rsidDel="00000000" w:rsidR="00000000" w:rsidRPr="00000000">
        <w:rPr>
          <w:b w:val="1"/>
          <w:bCs w:val="1"/>
          <w:rtl w:val="0"/>
        </w:rPr>
        <w:t xml:space="preserve">faster installation, lower labor costs, and long-term reliability</w:t>
      </w:r>
      <w:r w:rsidDel="00000000" w:rsidR="00000000" w:rsidRPr="00000000">
        <w:rPr>
          <w:rtl w:val="0"/>
        </w:rPr>
        <w:t xml:space="preserve">. Manufactured from premium aluminum alloys, they are the </w:t>
      </w:r>
      <w:r w:rsidDel="00000000" w:rsidR="00000000" w:rsidRPr="00000000">
        <w:rPr>
          <w:b w:val="1"/>
          <w:bCs w:val="1"/>
          <w:rtl w:val="0"/>
        </w:rPr>
        <w:t xml:space="preserve">preferred replacement for conventional steel handrails</w:t>
      </w:r>
      <w:r w:rsidDel="00000000" w:rsidR="00000000" w:rsidRPr="00000000">
        <w:rPr>
          <w:rtl w:val="0"/>
        </w:rPr>
        <w:t xml:space="preserve"> in demanding industrial conditions.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1ey2dofm1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Advantages</w:t>
      </w:r>
    </w:p>
    <w:p w:rsidR="00000000" w:rsidDel="00000000" w:rsidP="00000000" w:rsidRDefault="00000000" w:rsidRPr="00000000" w14:paraId="000000D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Superior corrosion resistance for coastal and industrial environments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 construction for rapid installation and reduced site cost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impact resistance for maximum personnel safety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Maintenance-free performance with extended service life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Clean, professional finish for industrial and architectural applications</w:t>
        <w:br w:type="textWrapping"/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mcvlb8pwz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Built for the Toughest Applications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aluminum handrail systems are trusted across critical sectors, including: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Sewage and wastewater treatment plants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 and desalination facilities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Marine and coastal installations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Pumping stations and utility networks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plants and substations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Metro stations, tunnels, and rail infrastructure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Airports and transportation hubs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industrial and commercial facilities</w:t>
        <w:br w:type="textWrapping"/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c4x0niv3o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High-Grade Materials &amp; Finishes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systems are manufactured using </w:t>
      </w:r>
      <w:r w:rsidDel="00000000" w:rsidR="00000000" w:rsidRPr="00000000">
        <w:rPr>
          <w:b w:val="1"/>
          <w:bCs w:val="1"/>
          <w:rtl w:val="0"/>
        </w:rPr>
        <w:t xml:space="preserve">premium aluminum alloys 6060 / 6063 T6 / 6082 T6</w:t>
      </w:r>
      <w:r w:rsidDel="00000000" w:rsidR="00000000" w:rsidRPr="00000000">
        <w:rPr>
          <w:rtl w:val="0"/>
        </w:rPr>
        <w:t xml:space="preserve">, selected for </w:t>
      </w:r>
      <w:r w:rsidDel="00000000" w:rsidR="00000000" w:rsidRPr="00000000">
        <w:rPr>
          <w:b w:val="1"/>
          <w:bCs w:val="1"/>
          <w:rtl w:val="0"/>
        </w:rPr>
        <w:t xml:space="preserve">strength, durability, and long-term corrosion resistance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Available Surface Finishes</w:t>
      </w:r>
    </w:p>
    <w:p w:rsidR="00000000" w:rsidDel="00000000" w:rsidP="00000000" w:rsidRDefault="00000000" w:rsidRPr="00000000" w14:paraId="000000E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Mill Finish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Anodized Finish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High-Performance Powder Coated Finish</w:t>
        <w:br w:type="textWrapping"/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finish is engineered to enhance </w:t>
      </w:r>
      <w:r w:rsidDel="00000000" w:rsidR="00000000" w:rsidRPr="00000000">
        <w:rPr>
          <w:b w:val="1"/>
          <w:bCs w:val="1"/>
          <w:rtl w:val="0"/>
        </w:rPr>
        <w:t xml:space="preserve">protection, appearance, and lifecycle performance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ri1vl88pd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Handrail System Options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Welded Aluminum Handrail System</w:t>
        <w:br w:type="textWrapping"/>
      </w:r>
      <w:r w:rsidDel="00000000" w:rsidR="00000000" w:rsidRPr="00000000">
        <w:rPr>
          <w:rtl w:val="0"/>
        </w:rPr>
        <w:t xml:space="preserve"> Heavy-duty strength for critical safety zones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Stanchion-Type Aluminum Handrail System</w:t>
        <w:br w:type="textWrapping"/>
      </w:r>
      <w:r w:rsidDel="00000000" w:rsidR="00000000" w:rsidRPr="00000000">
        <w:rPr>
          <w:rtl w:val="0"/>
        </w:rPr>
        <w:t xml:space="preserve"> Flexible configuration with fast and efficient installation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Modular Aluminum Handrail System</w:t>
        <w:br w:type="textWrapping"/>
      </w:r>
      <w:r w:rsidDel="00000000" w:rsidR="00000000" w:rsidRPr="00000000">
        <w:rPr>
          <w:rtl w:val="0"/>
        </w:rPr>
        <w:t xml:space="preserve"> Rapid assembly, consistent quality, and easy customization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1o9o1hwnu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Professionals Choose Us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Engineered for harsh Saudi &amp; GCC environments</w:t>
        <w:br w:type="textWrapping"/>
        <w:t xml:space="preserve"> ✔ Precision manufacturing with strict quality control</w:t>
        <w:br w:type="textWrapping"/>
        <w:t xml:space="preserve"> ✔ Reduced installation time and lifecycle cost</w:t>
        <w:br w:type="textWrapping"/>
        <w:t xml:space="preserve"> ✔ Reliable performance for long-term safety</w:t>
        <w:br w:type="textWrapping"/>
        <w:t xml:space="preserve"> ✔ Trusted partner for industrial and infrastructure projects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just supply products — </w:t>
      </w:r>
      <w:r w:rsidDel="00000000" w:rsidR="00000000" w:rsidRPr="00000000">
        <w:rPr>
          <w:b w:val="1"/>
          <w:bCs w:val="1"/>
          <w:rtl w:val="0"/>
        </w:rPr>
        <w:t xml:space="preserve">we deliver engineered safety solutions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uxu5s1mgs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Trusted Partner for Safer Projects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engineering support to final delivery, we work closely with </w:t>
      </w:r>
      <w:r w:rsidDel="00000000" w:rsidR="00000000" w:rsidRPr="00000000">
        <w:rPr>
          <w:b w:val="1"/>
          <w:bCs w:val="1"/>
          <w:rtl w:val="0"/>
        </w:rPr>
        <w:t xml:space="preserve">contractors, consultants, and project owners</w:t>
      </w:r>
      <w:r w:rsidDel="00000000" w:rsidR="00000000" w:rsidRPr="00000000">
        <w:rPr>
          <w:rtl w:val="0"/>
        </w:rPr>
        <w:t xml:space="preserve"> to ensure </w:t>
      </w:r>
      <w:r w:rsidDel="00000000" w:rsidR="00000000" w:rsidRPr="00000000">
        <w:rPr>
          <w:b w:val="1"/>
          <w:bCs w:val="1"/>
          <w:rtl w:val="0"/>
        </w:rPr>
        <w:t xml:space="preserve">on-time execution and dependable performance</w:t>
      </w:r>
      <w:r w:rsidDel="00000000" w:rsidR="00000000" w:rsidRPr="00000000">
        <w:rPr>
          <w:rtl w:val="0"/>
        </w:rPr>
        <w:t xml:space="preserve">. Our commitment is simple: </w:t>
      </w:r>
      <w:r w:rsidDel="00000000" w:rsidR="00000000" w:rsidRPr="00000000">
        <w:rPr>
          <w:b w:val="1"/>
          <w:bCs w:val="1"/>
          <w:rtl w:val="0"/>
        </w:rPr>
        <w:t xml:space="preserve">build safer projects with uncompromising quality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rPr/>
        <w:sectPr>
          <w:headerReference r:id="rId3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8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0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2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lal116ki6cc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Aluminum Ladder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https://www.ibic.be/app/uploads/dynamic/2020/08/Dropbox_DBS_3319-e1598599483567-1920x511-c-default.jpg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https://www.royalite-mfg.com/wp-content/uploads/2016/01/fixed-cage-ladder-1.jpg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https://elitesafetysystems.co.uk/wp-content/uploads/vert-ladder-03.jpg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https://www.safety-solutions.be/wp-content/uploads/2024/06/ladder4.jpg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https://www.safety-solutions.be/wp-content/uploads/2024/06/ladder5.jpg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u0hk2r4c4a" w:id="13"/>
      <w:bookmarkEnd w:id="13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4572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1cj31cgblz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1g6j1l0hy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High‑Performance Aluminum Ladders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aluminum ladders are engineered to deliver </w:t>
      </w:r>
      <w:r w:rsidDel="00000000" w:rsidR="00000000" w:rsidRPr="00000000">
        <w:rPr>
          <w:b w:val="1"/>
          <w:bCs w:val="1"/>
          <w:rtl w:val="0"/>
        </w:rPr>
        <w:t xml:space="preserve">maximum safety, long service life, and low maintenance performance</w:t>
      </w:r>
      <w:r w:rsidDel="00000000" w:rsidR="00000000" w:rsidRPr="00000000">
        <w:rPr>
          <w:rtl w:val="0"/>
        </w:rPr>
        <w:t xml:space="preserve"> for industrial, commercial, and infrastructure projects. Designed for easy installation and reliable operation, they are the preferred access solution in environments where </w:t>
      </w:r>
      <w:r w:rsidDel="00000000" w:rsidR="00000000" w:rsidRPr="00000000">
        <w:rPr>
          <w:b w:val="1"/>
          <w:bCs w:val="1"/>
          <w:rtl w:val="0"/>
        </w:rPr>
        <w:t xml:space="preserve">durability and safety cannot be compromised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Manufactured from </w:t>
      </w:r>
      <w:r w:rsidDel="00000000" w:rsidR="00000000" w:rsidRPr="00000000">
        <w:rPr>
          <w:b w:val="1"/>
          <w:bCs w:val="1"/>
          <w:rtl w:val="0"/>
        </w:rPr>
        <w:t xml:space="preserve">high‑grade aluminum alloys</w:t>
      </w:r>
      <w:r w:rsidDel="00000000" w:rsidR="00000000" w:rsidRPr="00000000">
        <w:rPr>
          <w:rtl w:val="0"/>
        </w:rPr>
        <w:t xml:space="preserve">, our ladders combine </w:t>
      </w:r>
      <w:r w:rsidDel="00000000" w:rsidR="00000000" w:rsidRPr="00000000">
        <w:rPr>
          <w:b w:val="1"/>
          <w:bCs w:val="1"/>
          <w:rtl w:val="0"/>
        </w:rPr>
        <w:t xml:space="preserve">lightweight construction with excellent corrosion resistance</w:t>
      </w:r>
      <w:r w:rsidDel="00000000" w:rsidR="00000000" w:rsidRPr="00000000">
        <w:rPr>
          <w:rtl w:val="0"/>
        </w:rPr>
        <w:t xml:space="preserve">, ensuring dependable performance in both indoor and outdoor applications.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bi8s9wzcb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Advantages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Superior corrosion resistance for harsh and coastal environments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 design for fast handling and easy installation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Strong, stable, and safe access solution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maintenance with long operational life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continuous industrial and commercial use</w:t>
        <w:br w:type="textWrapping"/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9e7ngffm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Wide Range of Applications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aluminum ladders are widely used in: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High‑rise buildings and commercial complexes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Shopping malls and educational institutions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Hospitals and healthcare facilities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Sewage and wastewater treatment plants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Chambers, pumping stations, and utility networks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plants and substations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Metro stations, tunnels, and rail infrastructure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Airports and transportation facilities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plants and process facilities</w:t>
        <w:br w:type="textWrapping"/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xkc7l397k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Material &amp; Surface Finish</w:t>
      </w:r>
    </w:p>
    <w:p w:rsidR="00000000" w:rsidDel="00000000" w:rsidP="00000000" w:rsidRDefault="00000000" w:rsidRPr="00000000" w14:paraId="0000011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Aluminum Alloys:</w:t>
      </w:r>
      <w:r w:rsidDel="00000000" w:rsidR="00000000" w:rsidRPr="00000000">
        <w:rPr>
          <w:rtl w:val="0"/>
        </w:rPr>
        <w:t xml:space="preserve"> 6060 / 6063 T6 / 6082 T6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Available Finishes:</w:t>
        <w:br w:type="textWrapping"/>
      </w:r>
    </w:p>
    <w:p w:rsidR="00000000" w:rsidDel="00000000" w:rsidP="00000000" w:rsidRDefault="00000000" w:rsidRPr="00000000" w14:paraId="00000121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Mill Finish</w:t>
        <w:br w:type="textWrapping"/>
      </w:r>
    </w:p>
    <w:p w:rsidR="00000000" w:rsidDel="00000000" w:rsidP="00000000" w:rsidRDefault="00000000" w:rsidRPr="00000000" w14:paraId="00000122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High‑performance Powder Coated Finish</w:t>
        <w:br w:type="textWrapping"/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finish is selected to enhance </w:t>
      </w:r>
      <w:r w:rsidDel="00000000" w:rsidR="00000000" w:rsidRPr="00000000">
        <w:rPr>
          <w:b w:val="1"/>
          <w:bCs w:val="1"/>
          <w:rtl w:val="0"/>
        </w:rPr>
        <w:t xml:space="preserve">corrosion protection, appearance, and long‑term durability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rj1mhf4op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Ladder Types &amp; Specifications</w:t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Aluminum Ladder with Safety Cage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Aluminum Ladder without Cage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Aluminum Retractable Ladder</w:t>
        <w:br w:type="textWrapping"/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Standard width:</w:t>
      </w:r>
      <w:r w:rsidDel="00000000" w:rsidR="00000000" w:rsidRPr="00000000">
        <w:rPr>
          <w:rtl w:val="0"/>
        </w:rPr>
        <w:t xml:space="preserve"> 400 mm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Heights &amp; models:</w:t>
      </w:r>
      <w:r w:rsidDel="00000000" w:rsidR="00000000" w:rsidRPr="00000000">
        <w:rPr>
          <w:rtl w:val="0"/>
        </w:rPr>
        <w:t xml:space="preserve"> Available in multiple configurations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Customized sizes and designs are available to meet </w:t>
      </w:r>
      <w:r w:rsidDel="00000000" w:rsidR="00000000" w:rsidRPr="00000000">
        <w:rPr>
          <w:b w:val="1"/>
          <w:bCs w:val="1"/>
          <w:rtl w:val="0"/>
        </w:rPr>
        <w:t xml:space="preserve">project‑specific safety and access requirements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x0yx96zxv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Designed for Safety. Built for Reliability.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aluminum ladder is manufactured under strict quality control to ensure </w:t>
      </w:r>
      <w:r w:rsidDel="00000000" w:rsidR="00000000" w:rsidRPr="00000000">
        <w:rPr>
          <w:b w:val="1"/>
          <w:bCs w:val="1"/>
          <w:rtl w:val="0"/>
        </w:rPr>
        <w:t xml:space="preserve">structural strength, dimensional accuracy, and safe performance</w:t>
      </w:r>
      <w:r w:rsidDel="00000000" w:rsidR="00000000" w:rsidRPr="00000000">
        <w:rPr>
          <w:rtl w:val="0"/>
        </w:rPr>
        <w:t xml:space="preserve"> throughout its service life.</w:t>
      </w:r>
    </w:p>
    <w:p w:rsidR="00000000" w:rsidDel="00000000" w:rsidP="00000000" w:rsidRDefault="00000000" w:rsidRPr="00000000" w14:paraId="0000012E">
      <w:pPr>
        <w:rPr/>
        <w:sectPr>
          <w:headerReference r:id="rId5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5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jrov86oux3v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Alumninium Access  Cover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https://encrypted-tbn2.gstatic.com/images?q=tbn:ANd9GcRpVoZDjtgjDsiwK7b7GPr1TFgyoYZRdWd9lPa3O7-oVrwEH5Be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https://roofaccesshatches.co.uk/uploads/original/dakluik%20met%20opsteekladder-min.png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https://roofaccesshatches.co.uk/uploads/original/dakluik_met_opsteekladder_staka.jpg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aldmapguwd" w:id="22"/>
      <w:bookmarkEnd w:id="22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59436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a5cduiwpfn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High-Performance Access Hatch Covers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access hatch covers</w:t>
      </w:r>
      <w:r w:rsidDel="00000000" w:rsidR="00000000" w:rsidRPr="00000000">
        <w:rPr>
          <w:rtl w:val="0"/>
        </w:rPr>
        <w:t xml:space="preserve"> are engineered for </w:t>
      </w:r>
      <w:r w:rsidDel="00000000" w:rsidR="00000000" w:rsidRPr="00000000">
        <w:rPr>
          <w:b w:val="1"/>
          <w:bCs w:val="1"/>
          <w:rtl w:val="0"/>
        </w:rPr>
        <w:t xml:space="preserve">safety, durability, and long-term performance</w:t>
      </w:r>
      <w:r w:rsidDel="00000000" w:rsidR="00000000" w:rsidRPr="00000000">
        <w:rPr>
          <w:rtl w:val="0"/>
        </w:rPr>
        <w:t xml:space="preserve"> in roofs, floors, and water tank applications. Designed for </w:t>
      </w:r>
      <w:r w:rsidDel="00000000" w:rsidR="00000000" w:rsidRPr="00000000">
        <w:rPr>
          <w:b w:val="1"/>
          <w:bCs w:val="1"/>
          <w:rtl w:val="0"/>
        </w:rPr>
        <w:t xml:space="preserve">easy installation and reliable operation</w:t>
      </w:r>
      <w:r w:rsidDel="00000000" w:rsidR="00000000" w:rsidRPr="00000000">
        <w:rPr>
          <w:rtl w:val="0"/>
        </w:rPr>
        <w:t xml:space="preserve">, they are trusted across industrial, commercial, and infrastructure projects.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in </w:t>
      </w:r>
      <w:r w:rsidDel="00000000" w:rsidR="00000000" w:rsidRPr="00000000">
        <w:rPr>
          <w:b w:val="1"/>
          <w:bCs w:val="1"/>
          <w:rtl w:val="0"/>
        </w:rPr>
        <w:t xml:space="preserve">standard dimensions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custom sizes</w:t>
      </w:r>
      <w:r w:rsidDel="00000000" w:rsidR="00000000" w:rsidRPr="00000000">
        <w:rPr>
          <w:rtl w:val="0"/>
        </w:rPr>
        <w:t xml:space="preserve">, our hatch covers provide the </w:t>
      </w:r>
      <w:r w:rsidDel="00000000" w:rsidR="00000000" w:rsidRPr="00000000">
        <w:rPr>
          <w:b w:val="1"/>
          <w:bCs w:val="1"/>
          <w:rtl w:val="0"/>
        </w:rPr>
        <w:t xml:space="preserve">perfect solution for every access requirement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othv7ls2b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Advantages</w:t>
      </w:r>
    </w:p>
    <w:p w:rsidR="00000000" w:rsidDel="00000000" w:rsidP="00000000" w:rsidRDefault="00000000" w:rsidRPr="00000000" w14:paraId="0000013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Robust construction for </w:t>
      </w:r>
      <w:r w:rsidDel="00000000" w:rsidR="00000000" w:rsidRPr="00000000">
        <w:rPr>
          <w:b w:val="1"/>
          <w:bCs w:val="1"/>
          <w:rtl w:val="0"/>
        </w:rPr>
        <w:t xml:space="preserve">long-lasting strength and reliability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Superior corrosion resistance for harsh environments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installation with minimal maintenance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Customizable sizes to suit project-specific needs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Clean, professional finish for industrial and architectural applications</w:t>
        <w:br w:type="textWrapping"/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7zuzuycjc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Types of Hatch Covers</w:t>
      </w:r>
    </w:p>
    <w:p w:rsidR="00000000" w:rsidDel="00000000" w:rsidP="00000000" w:rsidRDefault="00000000" w:rsidRPr="00000000" w14:paraId="0000014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Roof Type</w:t>
      </w:r>
      <w:r w:rsidDel="00000000" w:rsidR="00000000" w:rsidRPr="00000000">
        <w:rPr>
          <w:rtl w:val="0"/>
        </w:rPr>
        <w:t xml:space="preserve"> – durable access for rooftops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Up-Stand Type</w:t>
      </w:r>
      <w:r w:rsidDel="00000000" w:rsidR="00000000" w:rsidRPr="00000000">
        <w:rPr>
          <w:rtl w:val="0"/>
        </w:rPr>
        <w:t xml:space="preserve"> – elevated frames for structural integration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Flushed Type</w:t>
      </w:r>
      <w:r w:rsidDel="00000000" w:rsidR="00000000" w:rsidRPr="00000000">
        <w:rPr>
          <w:rtl w:val="0"/>
        </w:rPr>
        <w:t xml:space="preserve"> – seamless floor integration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Glazed Type</w:t>
      </w:r>
      <w:r w:rsidDel="00000000" w:rsidR="00000000" w:rsidRPr="00000000">
        <w:rPr>
          <w:rtl w:val="0"/>
        </w:rPr>
        <w:t xml:space="preserve"> – transparent or semi-transparent access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Drop-in Type</w:t>
      </w:r>
      <w:r w:rsidDel="00000000" w:rsidR="00000000" w:rsidRPr="00000000">
        <w:rPr>
          <w:rtl w:val="0"/>
        </w:rPr>
        <w:t xml:space="preserve"> – quick-install and low-maintenance solution</w:t>
        <w:br w:type="textWrapping"/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5nn6pjwhj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Premium Materials</w:t>
      </w:r>
    </w:p>
    <w:p w:rsidR="00000000" w:rsidDel="00000000" w:rsidP="00000000" w:rsidRDefault="00000000" w:rsidRPr="00000000" w14:paraId="0000014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Aluminum 6063</w:t>
      </w:r>
      <w:r w:rsidDel="00000000" w:rsidR="00000000" w:rsidRPr="00000000">
        <w:rPr>
          <w:rtl w:val="0"/>
        </w:rPr>
        <w:t xml:space="preserve"> – lightweight, strong, corrosion-resistant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Aluminum 6082</w:t>
      </w:r>
      <w:r w:rsidDel="00000000" w:rsidR="00000000" w:rsidRPr="00000000">
        <w:rPr>
          <w:rtl w:val="0"/>
        </w:rPr>
        <w:t xml:space="preserve"> – high-strength alloy for critical applications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Stainless Steel</w:t>
      </w:r>
      <w:r w:rsidDel="00000000" w:rsidR="00000000" w:rsidRPr="00000000">
        <w:rPr>
          <w:rtl w:val="0"/>
        </w:rPr>
        <w:t xml:space="preserve"> – robust and maintenance-free for extreme environments</w:t>
        <w:br w:type="textWrapping"/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35m3ooreu4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Surface Finishes</w:t>
      </w:r>
    </w:p>
    <w:p w:rsidR="00000000" w:rsidDel="00000000" w:rsidP="00000000" w:rsidRDefault="00000000" w:rsidRPr="00000000" w14:paraId="0000014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Mill Finish</w:t>
      </w:r>
      <w:r w:rsidDel="00000000" w:rsidR="00000000" w:rsidRPr="00000000">
        <w:rPr>
          <w:rtl w:val="0"/>
        </w:rPr>
        <w:t xml:space="preserve"> – natural aluminum elegance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Anodized Finish</w:t>
      </w:r>
      <w:r w:rsidDel="00000000" w:rsidR="00000000" w:rsidRPr="00000000">
        <w:rPr>
          <w:rtl w:val="0"/>
        </w:rPr>
        <w:t xml:space="preserve"> – superior corrosion protection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Powder Coated Finish</w:t>
      </w:r>
      <w:r w:rsidDel="00000000" w:rsidR="00000000" w:rsidRPr="00000000">
        <w:rPr>
          <w:rtl w:val="0"/>
        </w:rPr>
        <w:t xml:space="preserve"> – durable, color-customizable surface</w:t>
        <w:br w:type="textWrapping"/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finish enhances </w:t>
      </w:r>
      <w:r w:rsidDel="00000000" w:rsidR="00000000" w:rsidRPr="00000000">
        <w:rPr>
          <w:b w:val="1"/>
          <w:bCs w:val="1"/>
          <w:rtl w:val="0"/>
        </w:rPr>
        <w:t xml:space="preserve">appearance, durability, and longevity</w:t>
      </w:r>
      <w:r w:rsidDel="00000000" w:rsidR="00000000" w:rsidRPr="00000000">
        <w:rPr>
          <w:rtl w:val="0"/>
        </w:rPr>
        <w:t xml:space="preserve">, ensuring your hatch covers remain functional and visually appealing for years.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commentRangeStart w:id="1"/>
      <w:r w:rsidDel="00000000" w:rsidR="00000000" w:rsidRPr="00000000">
        <w:rPr/>
        <w:drawing>
          <wp:inline distB="114300" distT="114300" distL="114300" distR="114300">
            <wp:extent cx="4824413" cy="3711087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3711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"/>
      <w:r w:rsidDel="00000000" w:rsidR="00000000" w:rsidRPr="00000000">
        <w:commentReference w:id="1"/>
      </w:r>
      <w:commentRangeStart w:id="2"/>
      <w:r w:rsidDel="00000000" w:rsidR="00000000" w:rsidRPr="00000000">
        <w:rPr/>
        <w:drawing>
          <wp:inline distB="114300" distT="114300" distL="114300" distR="114300">
            <wp:extent cx="5943600" cy="45720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2"/>
      <w:r w:rsidDel="00000000" w:rsidR="00000000" w:rsidRPr="00000000">
        <w:commentReference w:id="2"/>
      </w:r>
      <w:commentRangeStart w:id="3"/>
      <w:r w:rsidDel="00000000" w:rsidR="00000000" w:rsidRPr="00000000">
        <w:rPr/>
        <w:drawing>
          <wp:inline distB="114300" distT="114300" distL="114300" distR="114300">
            <wp:extent cx="5943600" cy="51816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3"/>
      <w:r w:rsidDel="00000000" w:rsidR="00000000" w:rsidRPr="00000000">
        <w:commentReference w:id="3"/>
      </w:r>
      <w:commentRangeStart w:id="4"/>
      <w:r w:rsidDel="00000000" w:rsidR="00000000" w:rsidRPr="00000000">
        <w:rPr/>
        <w:drawing>
          <wp:inline distB="114300" distT="114300" distL="114300" distR="114300">
            <wp:extent cx="5943600" cy="45720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sectPr>
      <w:headerReference r:id="rId61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arif Kathar batcha" w:id="0" w:date="2026-02-07T09:31:40Z"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ALUMINIUM HANDRAILES</w:t>
      </w:r>
    </w:p>
  </w:comment>
  <w:comment w:author="Aarif Kathar batcha" w:id="4" w:date="2026-02-07T10:01:28Z"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ROF HATCH</w:t>
      </w:r>
    </w:p>
  </w:comment>
  <w:comment w:author="Aarif Kathar batcha" w:id="3" w:date="2026-02-07T10:01:07Z"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ROOF CLOSE</w:t>
      </w:r>
    </w:p>
  </w:comment>
  <w:comment w:author="Aarif Kathar batcha" w:id="2" w:date="2026-02-07T10:00:41Z"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RECESS COVER</w:t>
      </w:r>
    </w:p>
  </w:comment>
  <w:comment w:author="Aarif Kathar batcha" w:id="1" w:date="2026-02-07T10:00:00Z"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CHEQUERED PLATE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0.jpg"/><Relationship Id="rId42" Type="http://schemas.openxmlformats.org/officeDocument/2006/relationships/image" Target="media/image11.jpg"/><Relationship Id="rId41" Type="http://schemas.openxmlformats.org/officeDocument/2006/relationships/image" Target="media/image4.jpg"/><Relationship Id="rId44" Type="http://schemas.openxmlformats.org/officeDocument/2006/relationships/header" Target="header8.xml"/><Relationship Id="rId43" Type="http://schemas.openxmlformats.org/officeDocument/2006/relationships/image" Target="media/image6.jpg"/><Relationship Id="rId46" Type="http://schemas.openxmlformats.org/officeDocument/2006/relationships/hyperlink" Target="https://www.royalite-mfg.com/wp-content/uploads/2016/01/fixed-cage-ladder-1.jpg" TargetMode="External"/><Relationship Id="rId45" Type="http://schemas.openxmlformats.org/officeDocument/2006/relationships/hyperlink" Target="https://www.ibic.be/app/uploads/dynamic/2020/08/Dropbox_DBS_3319-e1598599483567-1920x511-c-default.jpg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ww.hygrating.com/wp-content/uploads/2025/02/Serrated-bar-grating-3-2048x2048.jpg" TargetMode="External"/><Relationship Id="rId48" Type="http://schemas.openxmlformats.org/officeDocument/2006/relationships/hyperlink" Target="https://www.safety-solutions.be/wp-content/uploads/2024/06/ladder4.jpg" TargetMode="External"/><Relationship Id="rId47" Type="http://schemas.openxmlformats.org/officeDocument/2006/relationships/hyperlink" Target="https://elitesafetysystems.co.uk/wp-content/uploads/vert-ladder-03.jpg" TargetMode="External"/><Relationship Id="rId49" Type="http://schemas.openxmlformats.org/officeDocument/2006/relationships/hyperlink" Target="https://www.safety-solutions.be/wp-content/uploads/2024/06/ladder5.jpg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hygrating.com/wp-content/uploads/2025/02/3abf66cfaefc67ac0d438e9b42ff942e-1024x666-1.jpg" TargetMode="External"/><Relationship Id="rId8" Type="http://schemas.openxmlformats.org/officeDocument/2006/relationships/hyperlink" Target="https://www.hygrating.com/wp-content/uploads/2025/02/Serrated-bar-grating-4-2048x2048.jpg" TargetMode="External"/><Relationship Id="rId31" Type="http://schemas.openxmlformats.org/officeDocument/2006/relationships/hyperlink" Target="https://www.hygrating.com/wp-content/uploads/2025/02/t-bar-aluminum-grating-1024x768-1.webp" TargetMode="External"/><Relationship Id="rId30" Type="http://schemas.openxmlformats.org/officeDocument/2006/relationships/hyperlink" Target="https://www.hygrating.com/wp-content/uploads/2025/02/10de47980e99217b94dfc22bdd9a37a3-1024x768-1.jpg" TargetMode="External"/><Relationship Id="rId33" Type="http://schemas.openxmlformats.org/officeDocument/2006/relationships/header" Target="header5.xml"/><Relationship Id="rId32" Type="http://schemas.openxmlformats.org/officeDocument/2006/relationships/hyperlink" Target="https://www.hygrating.com/wp-content/uploads/2025/02/8ea521092917ee8465c2e3977a91df8e-1024x768-1-1.jpg" TargetMode="External"/><Relationship Id="rId35" Type="http://schemas.openxmlformats.org/officeDocument/2006/relationships/hyperlink" Target="https://simplifiedbuilding.co.uk/media/wysiwyg/uk/SBC/kee_lite/kee-light-handrails.jpg" TargetMode="External"/><Relationship Id="rId34" Type="http://schemas.openxmlformats.org/officeDocument/2006/relationships/header" Target="header6.xml"/><Relationship Id="rId37" Type="http://schemas.openxmlformats.org/officeDocument/2006/relationships/image" Target="media/image3.png"/><Relationship Id="rId36" Type="http://schemas.openxmlformats.org/officeDocument/2006/relationships/hyperlink" Target="https://keesystems.com/wp-content/uploads/Aluminium-Railing-with-Kee-Lite-Fittings.jpg" TargetMode="External"/><Relationship Id="rId39" Type="http://schemas.openxmlformats.org/officeDocument/2006/relationships/image" Target="media/image5.jpg"/><Relationship Id="rId38" Type="http://schemas.openxmlformats.org/officeDocument/2006/relationships/header" Target="header7.xml"/><Relationship Id="rId61" Type="http://schemas.openxmlformats.org/officeDocument/2006/relationships/header" Target="header11.xml"/><Relationship Id="rId20" Type="http://schemas.openxmlformats.org/officeDocument/2006/relationships/hyperlink" Target="https://www.hygrating.com/wp-content/uploads/2025/02/7f7b7a295052b5f825933ebbee6f2da6-1024x768-1.jpg" TargetMode="External"/><Relationship Id="rId22" Type="http://schemas.openxmlformats.org/officeDocument/2006/relationships/hyperlink" Target="https://www.hygrating.com/wp-content/uploads/2025/02/02d225b23b90cd41a5e49b4205d54226-2-1.jpg" TargetMode="External"/><Relationship Id="rId21" Type="http://schemas.openxmlformats.org/officeDocument/2006/relationships/hyperlink" Target="https://www.hygrating.com/wp-content/uploads/2025/02/7f7b7a295052b5f825933ebbee6f2da6-1024x768-1.jpg" TargetMode="External"/><Relationship Id="rId24" Type="http://schemas.openxmlformats.org/officeDocument/2006/relationships/header" Target="header4.xml"/><Relationship Id="rId23" Type="http://schemas.openxmlformats.org/officeDocument/2006/relationships/header" Target="header3.xml"/><Relationship Id="rId60" Type="http://schemas.openxmlformats.org/officeDocument/2006/relationships/image" Target="media/image13.png"/><Relationship Id="rId26" Type="http://schemas.openxmlformats.org/officeDocument/2006/relationships/hyperlink" Target="https://www.hygrating.com/wp-content/uploads/2025/02/2-1.gif" TargetMode="External"/><Relationship Id="rId25" Type="http://schemas.openxmlformats.org/officeDocument/2006/relationships/hyperlink" Target="https://www.hygrating.com/wp-content/uploads/2025/02/215f883be1321b5e83e0a5bebe1ad003-3-1024x768-1-1.jpg" TargetMode="External"/><Relationship Id="rId28" Type="http://schemas.openxmlformats.org/officeDocument/2006/relationships/hyperlink" Target="https://www.hygrating.com/wp-content/uploads/2025/02/215f883be1321b5e83e0a5bebe1ad003-3-1024x768-1-1.jpg" TargetMode="External"/><Relationship Id="rId27" Type="http://schemas.openxmlformats.org/officeDocument/2006/relationships/hyperlink" Target="https://www.hygrating.com/wp-content/uploads/2025/02/6d8923e7f540851d98b924cc7ebd093e-1024x768-1.jpg" TargetMode="External"/><Relationship Id="rId29" Type="http://schemas.openxmlformats.org/officeDocument/2006/relationships/hyperlink" Target="https://www.hygrating.com/wp-content/uploads/2025/02/10de47980e99217b94dfc22bdd9a37a3-1024x768-1.jpg" TargetMode="External"/><Relationship Id="rId51" Type="http://schemas.openxmlformats.org/officeDocument/2006/relationships/header" Target="header9.xml"/><Relationship Id="rId50" Type="http://schemas.openxmlformats.org/officeDocument/2006/relationships/image" Target="media/image2.png"/><Relationship Id="rId53" Type="http://schemas.openxmlformats.org/officeDocument/2006/relationships/hyperlink" Target="https://encrypted-tbn2.gstatic.com/images?q=tbn:ANd9GcRpVoZDjtgjDsiwK7b7GPr1TFgyoYZRdWd9lPa3O7-oVrwEH5Be" TargetMode="External"/><Relationship Id="rId52" Type="http://schemas.openxmlformats.org/officeDocument/2006/relationships/header" Target="header10.xml"/><Relationship Id="rId11" Type="http://schemas.openxmlformats.org/officeDocument/2006/relationships/image" Target="media/image12.png"/><Relationship Id="rId55" Type="http://schemas.openxmlformats.org/officeDocument/2006/relationships/hyperlink" Target="https://roofaccesshatches.co.uk/uploads/original/dakluik_met_opsteekladder_staka.jpg" TargetMode="External"/><Relationship Id="rId10" Type="http://schemas.openxmlformats.org/officeDocument/2006/relationships/hyperlink" Target="https://www.hygrating.com/wp-content/uploads/2025/02/Serrated-bar-grating-2-2048x2048.jpg" TargetMode="External"/><Relationship Id="rId54" Type="http://schemas.openxmlformats.org/officeDocument/2006/relationships/hyperlink" Target="https://roofaccesshatches.co.uk/uploads/original/dakluik%20met%20opsteekladder-min.png" TargetMode="External"/><Relationship Id="rId13" Type="http://schemas.openxmlformats.org/officeDocument/2006/relationships/image" Target="media/image8.png"/><Relationship Id="rId57" Type="http://schemas.openxmlformats.org/officeDocument/2006/relationships/image" Target="media/image14.png"/><Relationship Id="rId12" Type="http://schemas.openxmlformats.org/officeDocument/2006/relationships/image" Target="media/image1.png"/><Relationship Id="rId56" Type="http://schemas.openxmlformats.org/officeDocument/2006/relationships/image" Target="media/image7.png"/><Relationship Id="rId15" Type="http://schemas.openxmlformats.org/officeDocument/2006/relationships/header" Target="header1.xml"/><Relationship Id="rId59" Type="http://schemas.openxmlformats.org/officeDocument/2006/relationships/image" Target="media/image16.png"/><Relationship Id="rId14" Type="http://schemas.openxmlformats.org/officeDocument/2006/relationships/image" Target="media/image15.png"/><Relationship Id="rId58" Type="http://schemas.openxmlformats.org/officeDocument/2006/relationships/image" Target="media/image9.png"/><Relationship Id="rId17" Type="http://schemas.openxmlformats.org/officeDocument/2006/relationships/hyperlink" Target="https://www.hygrating.com/wp-content/uploads/2025/02/1-20112Q40450-1.jpg" TargetMode="External"/><Relationship Id="rId16" Type="http://schemas.openxmlformats.org/officeDocument/2006/relationships/header" Target="header2.xml"/><Relationship Id="rId19" Type="http://schemas.openxmlformats.org/officeDocument/2006/relationships/hyperlink" Target="https://www.hygrating.com/wp-content/uploads/2025/02/1-20112Q40450-1.jpg" TargetMode="External"/><Relationship Id="rId18" Type="http://schemas.openxmlformats.org/officeDocument/2006/relationships/hyperlink" Target="https://www.hygrating.com/wp-content/uploads/2025/02/1-1.gi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